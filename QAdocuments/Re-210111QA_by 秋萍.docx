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77C73" w14:textId="77777777" w:rsidR="00D91ACA" w:rsidRDefault="004A42A9">
      <w:pPr>
        <w:spacing w:before="360" w:after="360" w:line="240" w:lineRule="auto"/>
      </w:pPr>
      <w:r>
        <w:rPr>
          <w:sz w:val="20"/>
          <w:szCs w:val="20"/>
        </w:rPr>
        <w:t>1.</w:t>
      </w:r>
      <w:r>
        <w:rPr>
          <w:sz w:val="12"/>
          <w:szCs w:val="12"/>
        </w:rPr>
        <w:t xml:space="preserve">       </w:t>
      </w:r>
      <w:r>
        <w:rPr>
          <w:sz w:val="20"/>
          <w:szCs w:val="20"/>
        </w:rPr>
        <w:t>Transition matrix</w:t>
      </w:r>
    </w:p>
    <w:p w14:paraId="6F4DF6C1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依据秋萍发给我的图，综合之后我仍然用了</w:t>
      </w:r>
      <w:r>
        <w:rPr>
          <w:rFonts w:ascii="Arial Unicode MS" w:eastAsia="Arial Unicode MS" w:hAnsi="Arial Unicode MS" w:cs="Arial Unicode MS"/>
          <w:sz w:val="20"/>
          <w:szCs w:val="20"/>
        </w:rPr>
        <w:t>4x4</w:t>
      </w:r>
      <w:r>
        <w:rPr>
          <w:rFonts w:ascii="Arial Unicode MS" w:eastAsia="Arial Unicode MS" w:hAnsi="Arial Unicode MS" w:cs="Arial Unicode MS"/>
          <w:sz w:val="20"/>
          <w:szCs w:val="20"/>
        </w:rPr>
        <w:t>的格式。目前看上去很合理</w:t>
      </w:r>
      <w:r>
        <w:rPr>
          <w:rFonts w:ascii="Arial Unicode MS" w:eastAsia="Arial Unicode MS" w:hAnsi="Arial Unicode MS" w:cs="Arial Unicode MS"/>
          <w:sz w:val="20"/>
          <w:szCs w:val="20"/>
        </w:rPr>
        <w:t>。（详见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report </w:t>
      </w:r>
      <w:r>
        <w:rPr>
          <w:rFonts w:ascii="Arial Unicode MS" w:eastAsia="Arial Unicode MS" w:hAnsi="Arial Unicode MS" w:cs="Arial Unicode MS"/>
          <w:sz w:val="20"/>
          <w:szCs w:val="20"/>
        </w:rPr>
        <w:t>第</w:t>
      </w:r>
      <w:r>
        <w:rPr>
          <w:rFonts w:ascii="Arial Unicode MS" w:eastAsia="Arial Unicode MS" w:hAnsi="Arial Unicode MS" w:cs="Arial Unicode MS"/>
          <w:sz w:val="20"/>
          <w:szCs w:val="20"/>
        </w:rPr>
        <w:t>3/4</w:t>
      </w:r>
      <w:r>
        <w:rPr>
          <w:rFonts w:ascii="Arial Unicode MS" w:eastAsia="Arial Unicode MS" w:hAnsi="Arial Unicode MS" w:cs="Arial Unicode MS"/>
          <w:sz w:val="20"/>
          <w:szCs w:val="20"/>
        </w:rPr>
        <w:t>页）</w:t>
      </w:r>
    </w:p>
    <w:p w14:paraId="1D00460C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>2.</w:t>
      </w:r>
      <w:r>
        <w:rPr>
          <w:sz w:val="12"/>
          <w:szCs w:val="12"/>
        </w:rPr>
        <w:t xml:space="preserve">       </w:t>
      </w:r>
      <w:r>
        <w:rPr>
          <w:sz w:val="20"/>
          <w:szCs w:val="20"/>
        </w:rPr>
        <w:t>10 cycles</w:t>
      </w:r>
    </w:p>
    <w:p w14:paraId="2E8BFE9F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上次讨论中提到，由于我们的病人是</w:t>
      </w:r>
      <w:r>
        <w:rPr>
          <w:rFonts w:ascii="Arial Unicode MS" w:eastAsia="Arial Unicode MS" w:hAnsi="Arial Unicode MS" w:cs="Arial Unicode MS"/>
          <w:sz w:val="20"/>
          <w:szCs w:val="20"/>
        </w:rPr>
        <w:t>40-45</w:t>
      </w:r>
      <w:r>
        <w:rPr>
          <w:rFonts w:ascii="Arial Unicode MS" w:eastAsia="Arial Unicode MS" w:hAnsi="Arial Unicode MS" w:cs="Arial Unicode MS"/>
          <w:sz w:val="20"/>
          <w:szCs w:val="20"/>
        </w:rPr>
        <w:t>这样</w:t>
      </w:r>
      <w:r>
        <w:rPr>
          <w:rFonts w:ascii="Arial Unicode MS" w:eastAsia="Arial Unicode MS" w:hAnsi="Arial Unicode MS" w:cs="Arial Unicode MS"/>
          <w:sz w:val="20"/>
          <w:szCs w:val="20"/>
        </w:rPr>
        <w:t>5</w:t>
      </w:r>
      <w:r>
        <w:rPr>
          <w:rFonts w:ascii="Arial Unicode MS" w:eastAsia="Arial Unicode MS" w:hAnsi="Arial Unicode MS" w:cs="Arial Unicode MS"/>
          <w:sz w:val="20"/>
          <w:szCs w:val="20"/>
        </w:rPr>
        <w:t>岁一个分组，所以我们</w:t>
      </w:r>
      <w:r>
        <w:rPr>
          <w:rFonts w:ascii="Arial Unicode MS" w:eastAsia="Arial Unicode MS" w:hAnsi="Arial Unicode MS" w:cs="Arial Unicode MS"/>
          <w:sz w:val="20"/>
          <w:szCs w:val="20"/>
        </w:rPr>
        <w:t>10</w:t>
      </w:r>
      <w:r>
        <w:rPr>
          <w:rFonts w:ascii="Arial Unicode MS" w:eastAsia="Arial Unicode MS" w:hAnsi="Arial Unicode MS" w:cs="Arial Unicode MS"/>
          <w:sz w:val="20"/>
          <w:szCs w:val="20"/>
        </w:rPr>
        <w:t>年需要考虑到两个</w:t>
      </w:r>
      <w:r>
        <w:rPr>
          <w:rFonts w:ascii="Arial Unicode MS" w:eastAsia="Arial Unicode MS" w:hAnsi="Arial Unicode MS" w:cs="Arial Unicode MS"/>
          <w:sz w:val="20"/>
          <w:szCs w:val="20"/>
        </w:rPr>
        <w:t>transition matrix</w:t>
      </w:r>
      <w:r>
        <w:rPr>
          <w:rFonts w:ascii="Arial Unicode MS" w:eastAsia="Arial Unicode MS" w:hAnsi="Arial Unicode MS" w:cs="Arial Unicode MS"/>
          <w:sz w:val="20"/>
          <w:szCs w:val="20"/>
        </w:rPr>
        <w:t>。正如秋萍在上一份文档中解释的那样，</w:t>
      </w:r>
      <w:r>
        <w:rPr>
          <w:rFonts w:ascii="Arial Unicode MS" w:eastAsia="Arial Unicode MS" w:hAnsi="Arial Unicode MS" w:cs="Arial Unicode MS"/>
          <w:sz w:val="20"/>
          <w:szCs w:val="20"/>
        </w:rPr>
        <w:t>transition matrix</w:t>
      </w:r>
      <w:r>
        <w:rPr>
          <w:rFonts w:ascii="Arial Unicode MS" w:eastAsia="Arial Unicode MS" w:hAnsi="Arial Unicode MS" w:cs="Arial Unicode MS"/>
          <w:sz w:val="20"/>
          <w:szCs w:val="20"/>
        </w:rPr>
        <w:t>的构建需要同时考虑时间和年龄。那么对于一个个体来说，</w:t>
      </w:r>
      <w:r>
        <w:rPr>
          <w:rFonts w:ascii="Arial Unicode MS" w:eastAsia="Arial Unicode MS" w:hAnsi="Arial Unicode MS" w:cs="Arial Unicode MS"/>
          <w:sz w:val="20"/>
          <w:szCs w:val="20"/>
        </w:rPr>
        <w:t>10</w:t>
      </w:r>
      <w:r>
        <w:rPr>
          <w:rFonts w:ascii="Arial Unicode MS" w:eastAsia="Arial Unicode MS" w:hAnsi="Arial Unicode MS" w:cs="Arial Unicode MS"/>
          <w:sz w:val="20"/>
          <w:szCs w:val="20"/>
        </w:rPr>
        <w:t>年（</w:t>
      </w:r>
      <w:r>
        <w:rPr>
          <w:rFonts w:ascii="Arial Unicode MS" w:eastAsia="Arial Unicode MS" w:hAnsi="Arial Unicode MS" w:cs="Arial Unicode MS"/>
          <w:sz w:val="20"/>
          <w:szCs w:val="20"/>
        </w:rPr>
        <w:t>10 cycles</w:t>
      </w:r>
      <w:r>
        <w:rPr>
          <w:rFonts w:ascii="Arial Unicode MS" w:eastAsia="Arial Unicode MS" w:hAnsi="Arial Unicode MS" w:cs="Arial Unicode MS"/>
          <w:sz w:val="20"/>
          <w:szCs w:val="20"/>
        </w:rPr>
        <w:t>）的</w:t>
      </w:r>
      <w:r>
        <w:rPr>
          <w:rFonts w:ascii="Arial Unicode MS" w:eastAsia="Arial Unicode MS" w:hAnsi="Arial Unicode MS" w:cs="Arial Unicode MS"/>
          <w:sz w:val="20"/>
          <w:szCs w:val="20"/>
        </w:rPr>
        <w:t>transition matrix</w:t>
      </w:r>
      <w:r>
        <w:rPr>
          <w:rFonts w:ascii="Arial Unicode MS" w:eastAsia="Arial Unicode MS" w:hAnsi="Arial Unicode MS" w:cs="Arial Unicode MS"/>
          <w:sz w:val="20"/>
          <w:szCs w:val="20"/>
        </w:rPr>
        <w:t>分按照前五年和后五年为两种。（详见</w:t>
      </w:r>
      <w:r>
        <w:rPr>
          <w:rFonts w:ascii="Arial Unicode MS" w:eastAsia="Arial Unicode MS" w:hAnsi="Arial Unicode MS" w:cs="Arial Unicode MS"/>
          <w:sz w:val="20"/>
          <w:szCs w:val="20"/>
        </w:rPr>
        <w:t>report</w:t>
      </w:r>
      <w:r>
        <w:rPr>
          <w:rFonts w:ascii="Arial Unicode MS" w:eastAsia="Arial Unicode MS" w:hAnsi="Arial Unicode MS" w:cs="Arial Unicode MS"/>
          <w:sz w:val="20"/>
          <w:szCs w:val="20"/>
        </w:rPr>
        <w:t>第</w:t>
      </w:r>
      <w:r>
        <w:rPr>
          <w:rFonts w:ascii="Arial Unicode MS" w:eastAsia="Arial Unicode MS" w:hAnsi="Arial Unicode MS" w:cs="Arial Unicode MS"/>
          <w:sz w:val="20"/>
          <w:szCs w:val="20"/>
        </w:rPr>
        <w:t>5</w:t>
      </w:r>
      <w:r>
        <w:rPr>
          <w:rFonts w:ascii="Arial Unicode MS" w:eastAsia="Arial Unicode MS" w:hAnsi="Arial Unicode MS" w:cs="Arial Unicode MS"/>
          <w:sz w:val="20"/>
          <w:szCs w:val="20"/>
        </w:rPr>
        <w:t>页）</w:t>
      </w:r>
    </w:p>
    <w:p w14:paraId="4BB3DF72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>3.</w:t>
      </w:r>
      <w:r>
        <w:rPr>
          <w:sz w:val="12"/>
          <w:szCs w:val="12"/>
        </w:rPr>
        <w:t xml:space="preserve">       </w:t>
      </w:r>
      <w:r>
        <w:rPr>
          <w:sz w:val="20"/>
          <w:szCs w:val="20"/>
        </w:rPr>
        <w:t>Screening strategy</w:t>
      </w:r>
    </w:p>
    <w:p w14:paraId="4E8FEF68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根据文章信息，基线进行筛查后，</w:t>
      </w:r>
      <w:r>
        <w:rPr>
          <w:rFonts w:ascii="Arial Unicode MS" w:eastAsia="Arial Unicode MS" w:hAnsi="Arial Unicode MS" w:cs="Arial Unicode MS"/>
          <w:sz w:val="20"/>
          <w:szCs w:val="20"/>
        </w:rPr>
        <w:t>transition matrix</w:t>
      </w:r>
      <w:r>
        <w:rPr>
          <w:rFonts w:ascii="Arial Unicode MS" w:eastAsia="Arial Unicode MS" w:hAnsi="Arial Unicode MS" w:cs="Arial Unicode MS"/>
          <w:sz w:val="20"/>
          <w:szCs w:val="20"/>
        </w:rPr>
        <w:t>中只有第一行的转换概率会根据</w:t>
      </w:r>
      <w:r>
        <w:rPr>
          <w:rFonts w:ascii="Arial Unicode MS" w:eastAsia="Arial Unicode MS" w:hAnsi="Arial Unicode MS" w:cs="Arial Unicode MS"/>
          <w:sz w:val="20"/>
          <w:szCs w:val="20"/>
        </w:rPr>
        <w:t>相应的风险比发生变化。也就是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P4, P1, P2, P3</w:t>
      </w:r>
      <w:r>
        <w:rPr>
          <w:rFonts w:ascii="Arial Unicode MS" w:eastAsia="Arial Unicode MS" w:hAnsi="Arial Unicode MS" w:cs="Arial Unicode MS"/>
          <w:sz w:val="20"/>
          <w:szCs w:val="20"/>
        </w:rPr>
        <w:t>。（详见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report </w:t>
      </w:r>
      <w:r>
        <w:rPr>
          <w:rFonts w:ascii="Arial Unicode MS" w:eastAsia="Arial Unicode MS" w:hAnsi="Arial Unicode MS" w:cs="Arial Unicode MS"/>
          <w:sz w:val="20"/>
          <w:szCs w:val="20"/>
        </w:rPr>
        <w:t>第</w:t>
      </w:r>
      <w:r>
        <w:rPr>
          <w:rFonts w:ascii="Arial Unicode MS" w:eastAsia="Arial Unicode MS" w:hAnsi="Arial Unicode MS" w:cs="Arial Unicode MS"/>
          <w:sz w:val="20"/>
          <w:szCs w:val="20"/>
        </w:rPr>
        <w:t>8</w:t>
      </w:r>
      <w:r>
        <w:rPr>
          <w:rFonts w:ascii="Arial Unicode MS" w:eastAsia="Arial Unicode MS" w:hAnsi="Arial Unicode MS" w:cs="Arial Unicode MS"/>
          <w:sz w:val="20"/>
          <w:szCs w:val="20"/>
        </w:rPr>
        <w:t>页</w:t>
      </w:r>
      <w:r>
        <w:rPr>
          <w:rFonts w:ascii="Arial Unicode MS" w:eastAsia="Arial Unicode MS" w:hAnsi="Arial Unicode MS" w:cs="Arial Unicode MS"/>
          <w:sz w:val="20"/>
          <w:szCs w:val="20"/>
        </w:rPr>
        <w:t>）</w:t>
      </w:r>
    </w:p>
    <w:p w14:paraId="02E03E34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commentRangeStart w:id="0"/>
      <w:r>
        <w:rPr>
          <w:rFonts w:ascii="Arial Unicode MS" w:eastAsia="Arial Unicode MS" w:hAnsi="Arial Unicode MS" w:cs="Arial Unicode MS"/>
          <w:b/>
          <w:sz w:val="20"/>
          <w:szCs w:val="20"/>
        </w:rPr>
        <w:t>？</w:t>
      </w:r>
      <w:commentRangeEnd w:id="0"/>
      <w:r w:rsidR="00BB6ACC">
        <w:rPr>
          <w:rStyle w:val="a5"/>
        </w:rPr>
        <w:commentReference w:id="0"/>
      </w:r>
      <w:r>
        <w:rPr>
          <w:rFonts w:ascii="Arial Unicode MS" w:eastAsia="Arial Unicode MS" w:hAnsi="Arial Unicode MS" w:cs="Arial Unicode MS"/>
          <w:sz w:val="20"/>
          <w:szCs w:val="20"/>
        </w:rPr>
        <w:t>对于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70-75 </w:t>
      </w:r>
      <w:r>
        <w:rPr>
          <w:rFonts w:ascii="Arial Unicode MS" w:eastAsia="Arial Unicode MS" w:hAnsi="Arial Unicode MS" w:cs="Arial Unicode MS"/>
          <w:sz w:val="20"/>
          <w:szCs w:val="20"/>
        </w:rPr>
        <w:t>的年龄组，没有</w:t>
      </w:r>
      <w:r>
        <w:rPr>
          <w:rFonts w:ascii="Arial Unicode MS" w:eastAsia="Arial Unicode MS" w:hAnsi="Arial Unicode MS" w:cs="Arial Unicode MS"/>
          <w:sz w:val="20"/>
          <w:szCs w:val="20"/>
        </w:rPr>
        <w:t>75-80</w:t>
      </w:r>
      <w:r>
        <w:rPr>
          <w:rFonts w:ascii="Arial Unicode MS" w:eastAsia="Arial Unicode MS" w:hAnsi="Arial Unicode MS" w:cs="Arial Unicode MS"/>
          <w:sz w:val="20"/>
          <w:szCs w:val="20"/>
        </w:rPr>
        <w:t>年龄阶段的数据（</w:t>
      </w:r>
      <w:r>
        <w:rPr>
          <w:rFonts w:ascii="Arial Unicode MS" w:eastAsia="Arial Unicode MS" w:hAnsi="Arial Unicode MS" w:cs="Arial Unicode MS"/>
          <w:sz w:val="20"/>
          <w:szCs w:val="20"/>
        </w:rPr>
        <w:t>incidence rate, death rate</w:t>
      </w:r>
      <w:r>
        <w:rPr>
          <w:rFonts w:ascii="Arial Unicode MS" w:eastAsia="Arial Unicode MS" w:hAnsi="Arial Unicode MS" w:cs="Arial Unicode MS"/>
          <w:sz w:val="20"/>
          <w:szCs w:val="20"/>
        </w:rPr>
        <w:t>）。对于这个一个年龄组的病人，我用了同一个</w:t>
      </w:r>
      <w:r>
        <w:rPr>
          <w:rFonts w:ascii="Arial Unicode MS" w:eastAsia="Arial Unicode MS" w:hAnsi="Arial Unicode MS" w:cs="Arial Unicode MS"/>
          <w:sz w:val="20"/>
          <w:szCs w:val="20"/>
        </w:rPr>
        <w:t>transition matrix</w:t>
      </w:r>
      <w:r>
        <w:rPr>
          <w:rFonts w:ascii="Arial Unicode MS" w:eastAsia="Arial Unicode MS" w:hAnsi="Arial Unicode MS" w:cs="Arial Unicode MS"/>
          <w:sz w:val="20"/>
          <w:szCs w:val="20"/>
        </w:rPr>
        <w:t>。这样做是否合理，我们需不需要进行说明？</w:t>
      </w:r>
    </w:p>
    <w:p w14:paraId="6FBF0710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>4.</w:t>
      </w:r>
      <w:r>
        <w:rPr>
          <w:sz w:val="12"/>
          <w:szCs w:val="12"/>
        </w:rPr>
        <w:t xml:space="preserve">       </w:t>
      </w:r>
      <w:r>
        <w:rPr>
          <w:sz w:val="20"/>
          <w:szCs w:val="20"/>
        </w:rPr>
        <w:t>Calculation of the QALY under the Strategy 1</w:t>
      </w:r>
    </w:p>
    <w:p w14:paraId="0E7ED72C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我以某一</w:t>
      </w:r>
      <w:r>
        <w:rPr>
          <w:rFonts w:ascii="Arial Unicode MS" w:eastAsia="Arial Unicode MS" w:hAnsi="Arial Unicode MS" w:cs="Arial Unicode MS"/>
          <w:sz w:val="20"/>
          <w:szCs w:val="20"/>
        </w:rPr>
        <w:t>40-45</w:t>
      </w:r>
      <w:r>
        <w:rPr>
          <w:rFonts w:ascii="Arial Unicode MS" w:eastAsia="Arial Unicode MS" w:hAnsi="Arial Unicode MS" w:cs="Arial Unicode MS"/>
          <w:sz w:val="20"/>
          <w:szCs w:val="20"/>
        </w:rPr>
        <w:t>男性患者为例（</w:t>
      </w:r>
      <w:r>
        <w:rPr>
          <w:rFonts w:ascii="Arial Unicode MS" w:eastAsia="Arial Unicode MS" w:hAnsi="Arial Unicode MS" w:cs="Arial Unicode MS"/>
          <w:sz w:val="20"/>
          <w:szCs w:val="20"/>
        </w:rPr>
        <w:t>Strategy 1</w:t>
      </w:r>
      <w:r>
        <w:rPr>
          <w:rFonts w:ascii="Arial Unicode MS" w:eastAsia="Arial Unicode MS" w:hAnsi="Arial Unicode MS" w:cs="Arial Unicode MS"/>
          <w:sz w:val="20"/>
          <w:szCs w:val="20"/>
        </w:rPr>
        <w:t>），计算出来他的增额质量调整生命年</w:t>
      </w:r>
      <w:r>
        <w:rPr>
          <w:rFonts w:ascii="Arial Unicode MS" w:eastAsia="Arial Unicode MS" w:hAnsi="Arial Unicode MS" w:cs="Arial Unicode MS"/>
          <w:sz w:val="20"/>
          <w:szCs w:val="20"/>
        </w:rPr>
        <w:t>（</w:t>
      </w:r>
      <w:r>
        <w:rPr>
          <w:rFonts w:ascii="Arial Unicode MS" w:eastAsia="Arial Unicode MS" w:hAnsi="Arial Unicode MS" w:cs="Arial Unicode MS"/>
          <w:sz w:val="20"/>
          <w:szCs w:val="20"/>
        </w:rPr>
        <w:t>QALY</w:t>
      </w:r>
      <w:r>
        <w:rPr>
          <w:rFonts w:ascii="Arial Unicode MS" w:eastAsia="Arial Unicode MS" w:hAnsi="Arial Unicode MS" w:cs="Arial Unicode MS"/>
          <w:sz w:val="20"/>
          <w:szCs w:val="20"/>
        </w:rPr>
        <w:t>）。</w:t>
      </w:r>
      <w:r>
        <w:rPr>
          <w:rFonts w:ascii="Arial Unicode MS" w:eastAsia="Arial Unicode MS" w:hAnsi="Arial Unicode MS" w:cs="Arial Unicode MS"/>
          <w:sz w:val="20"/>
          <w:szCs w:val="20"/>
        </w:rPr>
        <w:t>(7-11</w:t>
      </w:r>
      <w:r>
        <w:rPr>
          <w:rFonts w:ascii="Arial Unicode MS" w:eastAsia="Arial Unicode MS" w:hAnsi="Arial Unicode MS" w:cs="Arial Unicode MS"/>
          <w:sz w:val="20"/>
          <w:szCs w:val="20"/>
        </w:rPr>
        <w:t>页以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low risk </w:t>
      </w:r>
      <w:r>
        <w:rPr>
          <w:rFonts w:ascii="Arial Unicode MS" w:eastAsia="Arial Unicode MS" w:hAnsi="Arial Unicode MS" w:cs="Arial Unicode MS"/>
          <w:sz w:val="20"/>
          <w:szCs w:val="20"/>
        </w:rPr>
        <w:t>为例，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 Table 5 </w:t>
      </w:r>
      <w:r>
        <w:rPr>
          <w:rFonts w:ascii="Arial Unicode MS" w:eastAsia="Arial Unicode MS" w:hAnsi="Arial Unicode MS" w:cs="Arial Unicode MS"/>
          <w:sz w:val="20"/>
          <w:szCs w:val="20"/>
        </w:rPr>
        <w:t>则总结了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low, medium and high risk </w:t>
      </w:r>
      <w:r>
        <w:rPr>
          <w:rFonts w:ascii="Arial Unicode MS" w:eastAsia="Arial Unicode MS" w:hAnsi="Arial Unicode MS" w:cs="Arial Unicode MS"/>
          <w:sz w:val="20"/>
          <w:szCs w:val="20"/>
        </w:rPr>
        <w:t>三个不同分层下的个体情况</w:t>
      </w:r>
      <w:r>
        <w:rPr>
          <w:rFonts w:ascii="Arial Unicode MS" w:eastAsia="Arial Unicode MS" w:hAnsi="Arial Unicode MS" w:cs="Arial Unicode MS"/>
          <w:sz w:val="20"/>
          <w:szCs w:val="20"/>
        </w:rPr>
        <w:t>)</w:t>
      </w:r>
      <w:r>
        <w:rPr>
          <w:rFonts w:ascii="Arial Unicode MS" w:eastAsia="Arial Unicode MS" w:hAnsi="Arial Unicode MS" w:cs="Arial Unicode MS"/>
          <w:sz w:val="20"/>
          <w:szCs w:val="20"/>
        </w:rPr>
        <w:t>。</w:t>
      </w:r>
    </w:p>
    <w:p w14:paraId="33115BD2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commentRangeStart w:id="1"/>
      <w:r>
        <w:rPr>
          <w:rFonts w:ascii="Arial Unicode MS" w:eastAsia="Arial Unicode MS" w:hAnsi="Arial Unicode MS" w:cs="Arial Unicode MS"/>
          <w:b/>
          <w:sz w:val="20"/>
          <w:szCs w:val="20"/>
        </w:rPr>
        <w:t>？</w:t>
      </w:r>
      <w:commentRangeEnd w:id="1"/>
      <w:r w:rsidR="00170C3E">
        <w:rPr>
          <w:rStyle w:val="a5"/>
        </w:rPr>
        <w:commentReference w:id="1"/>
      </w:r>
      <w:r>
        <w:rPr>
          <w:rFonts w:ascii="Arial Unicode MS" w:eastAsia="Arial Unicode MS" w:hAnsi="Arial Unicode MS" w:cs="Arial Unicode MS"/>
          <w:sz w:val="20"/>
          <w:szCs w:val="20"/>
        </w:rPr>
        <w:t>这个表中的数值，对于一个个体而言，是否具有流行病学意义？</w:t>
      </w:r>
    </w:p>
    <w:p w14:paraId="3BFC60E7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>5.</w:t>
      </w:r>
      <w:r>
        <w:rPr>
          <w:sz w:val="12"/>
          <w:szCs w:val="12"/>
        </w:rPr>
        <w:t xml:space="preserve">       </w:t>
      </w:r>
      <w:r>
        <w:rPr>
          <w:sz w:val="20"/>
          <w:szCs w:val="20"/>
        </w:rPr>
        <w:t>Health utilities of Strategy1</w:t>
      </w:r>
    </w:p>
    <w:p w14:paraId="5C1E610C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rFonts w:ascii="Arial Unicode MS" w:eastAsia="Arial Unicode MS" w:hAnsi="Arial Unicode MS" w:cs="Arial Unicode MS"/>
          <w:sz w:val="20"/>
          <w:szCs w:val="20"/>
        </w:rPr>
        <w:t>第</w:t>
      </w:r>
      <w:r>
        <w:rPr>
          <w:rFonts w:ascii="Arial Unicode MS" w:eastAsia="Arial Unicode MS" w:hAnsi="Arial Unicode MS" w:cs="Arial Unicode MS"/>
          <w:sz w:val="20"/>
          <w:szCs w:val="20"/>
        </w:rPr>
        <w:t>21</w:t>
      </w:r>
      <w:r>
        <w:rPr>
          <w:rFonts w:ascii="Arial Unicode MS" w:eastAsia="Arial Unicode MS" w:hAnsi="Arial Unicode MS" w:cs="Arial Unicode MS"/>
          <w:sz w:val="20"/>
          <w:szCs w:val="20"/>
        </w:rPr>
        <w:t>页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Table 6 </w:t>
      </w:r>
      <w:r>
        <w:rPr>
          <w:rFonts w:ascii="Arial Unicode MS" w:eastAsia="Arial Unicode MS" w:hAnsi="Arial Unicode MS" w:cs="Arial Unicode MS"/>
          <w:sz w:val="20"/>
          <w:szCs w:val="20"/>
        </w:rPr>
        <w:t>是对于不同年龄组不同性别的个体计算出来的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QALY </w:t>
      </w:r>
      <w:r>
        <w:rPr>
          <w:rFonts w:ascii="Arial Unicode MS" w:eastAsia="Arial Unicode MS" w:hAnsi="Arial Unicode MS" w:cs="Arial Unicode MS"/>
          <w:sz w:val="20"/>
          <w:szCs w:val="20"/>
        </w:rPr>
        <w:t>值</w:t>
      </w:r>
    </w:p>
    <w:p w14:paraId="147DEF1D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commentRangeStart w:id="2"/>
      <w:r>
        <w:rPr>
          <w:rFonts w:ascii="Arial Unicode MS" w:eastAsia="Arial Unicode MS" w:hAnsi="Arial Unicode MS" w:cs="Arial Unicode MS"/>
          <w:b/>
          <w:sz w:val="20"/>
          <w:szCs w:val="20"/>
        </w:rPr>
        <w:t>？</w:t>
      </w:r>
      <w:commentRangeEnd w:id="2"/>
      <w:r w:rsidR="000A3DD7">
        <w:rPr>
          <w:rStyle w:val="a5"/>
        </w:rPr>
        <w:commentReference w:id="2"/>
      </w:r>
      <w:r>
        <w:rPr>
          <w:rFonts w:ascii="Arial Unicode MS" w:eastAsia="Arial Unicode MS" w:hAnsi="Arial Unicode MS" w:cs="Arial Unicode MS"/>
          <w:sz w:val="20"/>
          <w:szCs w:val="20"/>
        </w:rPr>
        <w:t>这个表中的数值，对于一个个体而言，是否具有流行病学意义？</w:t>
      </w:r>
    </w:p>
    <w:p w14:paraId="3E4AF8A3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commentRangeStart w:id="3"/>
      <w:r>
        <w:rPr>
          <w:rFonts w:ascii="Arial Unicode MS" w:eastAsia="Arial Unicode MS" w:hAnsi="Arial Unicode MS" w:cs="Arial Unicode MS"/>
          <w:b/>
          <w:sz w:val="20"/>
          <w:szCs w:val="20"/>
        </w:rPr>
        <w:t>？</w:t>
      </w:r>
      <w:commentRangeEnd w:id="3"/>
      <w:r w:rsidR="000A3DD7">
        <w:rPr>
          <w:rStyle w:val="a5"/>
        </w:rPr>
        <w:commentReference w:id="3"/>
      </w:r>
      <w:r>
        <w:rPr>
          <w:rFonts w:ascii="Arial Unicode MS" w:eastAsia="Arial Unicode MS" w:hAnsi="Arial Unicode MS" w:cs="Arial Unicode MS"/>
          <w:sz w:val="20"/>
          <w:szCs w:val="20"/>
        </w:rPr>
        <w:t>此外，与健康效用有关的参数中，</w:t>
      </w:r>
      <w:r>
        <w:rPr>
          <w:rFonts w:ascii="Arial Unicode MS" w:eastAsia="Arial Unicode MS" w:hAnsi="Arial Unicode MS" w:cs="Arial Unicode MS"/>
          <w:sz w:val="20"/>
          <w:szCs w:val="20"/>
        </w:rPr>
        <w:t>‘out_trans_to_cvd’</w:t>
      </w:r>
      <w:r>
        <w:rPr>
          <w:rFonts w:ascii="Arial Unicode MS" w:eastAsia="Arial Unicode MS" w:hAnsi="Arial Unicode MS" w:cs="Arial Unicode MS"/>
          <w:sz w:val="20"/>
          <w:szCs w:val="20"/>
        </w:rPr>
        <w:t>我目前并</w:t>
      </w:r>
      <w:r>
        <w:rPr>
          <w:rFonts w:ascii="Arial Unicode MS" w:eastAsia="Arial Unicode MS" w:hAnsi="Arial Unicode MS" w:cs="Arial Unicode MS"/>
          <w:sz w:val="20"/>
          <w:szCs w:val="20"/>
        </w:rPr>
        <w:t>没有考虑进去。如果需要考虑进去，我们需要考虑</w:t>
      </w:r>
      <w:r>
        <w:rPr>
          <w:rFonts w:ascii="Arial Unicode MS" w:eastAsia="Arial Unicode MS" w:hAnsi="Arial Unicode MS" w:cs="Arial Unicode MS"/>
          <w:sz w:val="20"/>
          <w:szCs w:val="20"/>
        </w:rPr>
        <w:t xml:space="preserve">4x4 transition matrix </w:t>
      </w:r>
      <w:r>
        <w:rPr>
          <w:rFonts w:ascii="Arial Unicode MS" w:eastAsia="Arial Unicode MS" w:hAnsi="Arial Unicode MS" w:cs="Arial Unicode MS"/>
          <w:sz w:val="20"/>
          <w:szCs w:val="20"/>
        </w:rPr>
        <w:t>是否合理？</w:t>
      </w:r>
    </w:p>
    <w:p w14:paraId="5D315B88" w14:textId="77777777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114300" distB="114300" distL="114300" distR="114300" wp14:anchorId="1FEE4D59" wp14:editId="141A00CA">
            <wp:extent cx="4514850" cy="10858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85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9153D6" w14:textId="22ACB508" w:rsidR="00D91ACA" w:rsidRDefault="004A42A9">
      <w:pPr>
        <w:spacing w:before="360" w:after="36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4BEA6D3C" w14:textId="21C9832C" w:rsidR="000A3DD7" w:rsidRDefault="000A3DD7">
      <w:pPr>
        <w:spacing w:before="360" w:after="360" w:line="240" w:lineRule="auto"/>
        <w:rPr>
          <w:ins w:id="4" w:author="秋萍 刘" w:date="2021-01-11T15:43:00Z"/>
          <w:sz w:val="20"/>
          <w:szCs w:val="20"/>
        </w:rPr>
      </w:pPr>
    </w:p>
    <w:p w14:paraId="5A034596" w14:textId="2DD50541" w:rsidR="009638F1" w:rsidRPr="00342A8C" w:rsidRDefault="009638F1" w:rsidP="009638F1">
      <w:pPr>
        <w:spacing w:before="360" w:after="360" w:line="240" w:lineRule="auto"/>
        <w:rPr>
          <w:ins w:id="5" w:author="秋萍 刘" w:date="2021-01-11T15:43:00Z"/>
          <w:rFonts w:ascii="Arial Unicode MS" w:eastAsia="Arial Unicode MS" w:hAnsi="Arial Unicode MS" w:cs="Arial Unicode MS" w:hint="eastAsia"/>
          <w:sz w:val="20"/>
          <w:szCs w:val="20"/>
          <w:rPrChange w:id="6" w:author="秋萍 刘" w:date="2021-01-11T15:43:00Z">
            <w:rPr>
              <w:ins w:id="7" w:author="秋萍 刘" w:date="2021-01-11T15:43:00Z"/>
              <w:rFonts w:hint="eastAsia"/>
              <w:sz w:val="20"/>
              <w:szCs w:val="20"/>
            </w:rPr>
          </w:rPrChange>
        </w:rPr>
      </w:pPr>
      <w:ins w:id="8" w:author="秋萍 刘" w:date="2021-01-11T15:43:00Z">
        <w:r w:rsidRPr="00342A8C">
          <w:rPr>
            <w:rFonts w:ascii="宋体" w:eastAsia="宋体" w:hAnsi="宋体" w:cs="宋体" w:hint="eastAsia"/>
            <w:sz w:val="20"/>
            <w:szCs w:val="20"/>
            <w:rPrChange w:id="9" w:author="秋萍 刘" w:date="2021-01-11T15:43:00Z">
              <w:rPr>
                <w:rFonts w:hint="eastAsia"/>
                <w:sz w:val="20"/>
                <w:szCs w:val="20"/>
              </w:rPr>
            </w:rPrChange>
          </w:rPr>
          <w:lastRenderedPageBreak/>
          <w:t>对于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0" w:author="秋萍 刘" w:date="2021-01-11T15:43:00Z">
              <w:rPr>
                <w:rFonts w:hint="eastAsia"/>
                <w:b/>
                <w:bCs/>
                <w:color w:val="FF0000"/>
                <w:sz w:val="20"/>
                <w:szCs w:val="20"/>
              </w:rPr>
            </w:rPrChange>
          </w:rPr>
          <w:t>圈红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1" w:author="秋萍 刘" w:date="2021-01-11T15:43:00Z">
              <w:rPr>
                <w:rFonts w:hint="eastAsia"/>
                <w:sz w:val="20"/>
                <w:szCs w:val="20"/>
              </w:rPr>
            </w:rPrChange>
          </w:rPr>
          <w:t>的这</w:t>
        </w:r>
        <w:r w:rsidRPr="00342A8C">
          <w:rPr>
            <w:rFonts w:ascii="Arial Unicode MS" w:eastAsia="Arial Unicode MS" w:hAnsi="Arial Unicode MS" w:cs="Arial Unicode MS" w:hint="eastAsia"/>
            <w:sz w:val="20"/>
            <w:szCs w:val="20"/>
            <w:rPrChange w:id="12" w:author="秋萍 刘" w:date="2021-01-11T15:43:00Z">
              <w:rPr>
                <w:rFonts w:hint="eastAsia"/>
                <w:sz w:val="20"/>
                <w:szCs w:val="20"/>
              </w:rPr>
            </w:rPrChange>
          </w:rPr>
          <w:t>“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3" w:author="秋萍 刘" w:date="2021-01-11T15:43:00Z">
              <w:rPr>
                <w:rFonts w:hint="eastAsia"/>
                <w:sz w:val="20"/>
                <w:szCs w:val="20"/>
              </w:rPr>
            </w:rPrChange>
          </w:rPr>
          <w:t>患有心血管病</w:t>
        </w:r>
        <w:r w:rsidRPr="00342A8C">
          <w:rPr>
            <w:rFonts w:ascii="Arial Unicode MS" w:eastAsia="Arial Unicode MS" w:hAnsi="Arial Unicode MS" w:cs="Arial Unicode MS" w:hint="eastAsia"/>
            <w:sz w:val="20"/>
            <w:szCs w:val="20"/>
            <w:rPrChange w:id="14" w:author="秋萍 刘" w:date="2021-01-11T15:43:00Z">
              <w:rPr>
                <w:rFonts w:hint="eastAsia"/>
                <w:sz w:val="20"/>
                <w:szCs w:val="20"/>
              </w:rPr>
            </w:rPrChange>
          </w:rPr>
          <w:t>”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5" w:author="秋萍 刘" w:date="2021-01-11T15:43:00Z">
              <w:rPr>
                <w:rFonts w:hint="eastAsia"/>
                <w:sz w:val="20"/>
                <w:szCs w:val="20"/>
              </w:rPr>
            </w:rPrChange>
          </w:rPr>
          <w:t>的状态的效用值和</w:t>
        </w:r>
        <w:r w:rsidRPr="00342A8C">
          <w:rPr>
            <w:rFonts w:ascii="宋体" w:eastAsia="宋体" w:hAnsi="宋体" w:cs="宋体" w:hint="eastAsia"/>
            <w:sz w:val="20"/>
            <w:szCs w:val="20"/>
            <w14:textFill>
              <w14:solidFill>
                <w14:srgbClr w14:val="000000">
                  <w14:lumMod w14:val="60000"/>
                  <w14:lumOff w14:val="40000"/>
                </w14:srgbClr>
              </w14:solidFill>
            </w14:textFill>
            <w:rPrChange w:id="16" w:author="秋萍 刘" w:date="2021-01-11T15:44:00Z">
              <w:rPr>
                <w:rFonts w:hint="eastAsia"/>
                <w:b/>
                <w:bCs/>
                <w:color w:val="548DD4" w:themeColor="text2" w:themeTint="99"/>
                <w:sz w:val="20"/>
                <w:szCs w:val="20"/>
              </w:rPr>
            </w:rPrChange>
          </w:rPr>
          <w:t>圈篮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7" w:author="秋萍 刘" w:date="2021-01-11T15:43:00Z">
              <w:rPr>
                <w:rFonts w:hint="eastAsia"/>
                <w:sz w:val="20"/>
                <w:szCs w:val="20"/>
              </w:rPr>
            </w:rPrChange>
          </w:rPr>
          <w:t>的有写差异，因为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8" w:author="秋萍 刘" w:date="2021-01-11T15:44:00Z">
              <w:rPr>
                <w:rFonts w:hint="eastAsia"/>
                <w:sz w:val="20"/>
                <w:szCs w:val="20"/>
              </w:rPr>
            </w:rPrChange>
          </w:rPr>
          <w:t>圈红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19" w:author="秋萍 刘" w:date="2021-01-11T15:43:00Z">
              <w:rPr>
                <w:rFonts w:hint="eastAsia"/>
                <w:sz w:val="20"/>
                <w:szCs w:val="20"/>
              </w:rPr>
            </w:rPrChange>
          </w:rPr>
          <w:t>的这部分还需要减去</w:t>
        </w:r>
        <w:r w:rsidRPr="00342A8C">
          <w:rPr>
            <w:rFonts w:ascii="Arial Unicode MS" w:eastAsia="Arial Unicode MS" w:hAnsi="Arial Unicode MS" w:cs="Arial Unicode MS"/>
            <w:sz w:val="20"/>
            <w:szCs w:val="20"/>
          </w:rPr>
          <w:t>out_trans_to_cvd</w:t>
        </w:r>
      </w:ins>
      <w:ins w:id="20" w:author="秋萍 刘" w:date="2021-01-11T15:44:00Z">
        <w:r w:rsidR="0061614B" w:rsidRPr="00342A8C">
          <w:rPr>
            <w:rFonts w:ascii="宋体" w:eastAsia="宋体" w:hAnsi="宋体" w:cs="宋体" w:hint="eastAsia"/>
            <w:sz w:val="20"/>
            <w:szCs w:val="20"/>
          </w:rPr>
          <w:t>。</w:t>
        </w:r>
      </w:ins>
      <w:ins w:id="21" w:author="秋萍 刘" w:date="2021-01-11T15:45:00Z">
        <w:r w:rsidR="0061614B" w:rsidRPr="00342A8C">
          <w:rPr>
            <w:rFonts w:ascii="宋体" w:eastAsia="宋体" w:hAnsi="宋体" w:cs="宋体" w:hint="eastAsia"/>
            <w:sz w:val="20"/>
            <w:szCs w:val="20"/>
          </w:rPr>
          <w:t>所以，</w:t>
        </w:r>
      </w:ins>
      <w:ins w:id="22" w:author="秋萍 刘" w:date="2021-01-11T15:44:00Z">
        <w:r w:rsidR="0061614B" w:rsidRPr="00342A8C">
          <w:rPr>
            <w:rFonts w:ascii="宋体" w:eastAsia="宋体" w:hAnsi="宋体" w:cs="宋体" w:hint="eastAsia"/>
            <w:sz w:val="20"/>
            <w:szCs w:val="20"/>
          </w:rPr>
          <w:t>我们可以考虑</w:t>
        </w:r>
        <w:r w:rsidR="0061614B" w:rsidRPr="00342A8C">
          <w:rPr>
            <w:rFonts w:ascii="Arial Unicode MS" w:eastAsia="Arial Unicode MS" w:hAnsi="Arial Unicode MS" w:cs="Arial Unicode MS" w:hint="eastAsia"/>
            <w:sz w:val="20"/>
            <w:szCs w:val="20"/>
          </w:rPr>
          <w:t>5×5</w:t>
        </w:r>
        <w:r w:rsidR="0061614B" w:rsidRPr="00342A8C">
          <w:rPr>
            <w:rFonts w:ascii="宋体" w:eastAsia="宋体" w:hAnsi="宋体" w:cs="宋体" w:hint="eastAsia"/>
            <w:sz w:val="20"/>
            <w:szCs w:val="20"/>
          </w:rPr>
          <w:t>的矩阵</w:t>
        </w:r>
      </w:ins>
    </w:p>
    <w:p w14:paraId="4AB9EE99" w14:textId="77777777" w:rsidR="009638F1" w:rsidRPr="009638F1" w:rsidRDefault="009638F1">
      <w:pPr>
        <w:spacing w:before="360" w:after="360" w:line="240" w:lineRule="auto"/>
        <w:rPr>
          <w:rFonts w:hint="eastAsia"/>
          <w:sz w:val="20"/>
          <w:szCs w:val="20"/>
        </w:rPr>
      </w:pPr>
    </w:p>
    <w:p w14:paraId="5C82D831" w14:textId="00E95735" w:rsidR="000A3DD7" w:rsidRDefault="00EB7B51">
      <w:pPr>
        <w:spacing w:line="240" w:lineRule="auto"/>
        <w:rPr>
          <w:ins w:id="23" w:author="秋萍 刘" w:date="2021-01-11T15:44:00Z"/>
          <w:sz w:val="20"/>
          <w:szCs w:val="20"/>
        </w:rPr>
      </w:pPr>
      <w:r>
        <w:rPr>
          <w:noProof/>
        </w:rPr>
        <w:drawing>
          <wp:inline distT="0" distB="0" distL="0" distR="0" wp14:anchorId="594ED52F" wp14:editId="74F0D428">
            <wp:extent cx="5733415" cy="322580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4A19E" w14:textId="2B491AE6" w:rsidR="0061614B" w:rsidRDefault="0061614B">
      <w:pPr>
        <w:spacing w:line="240" w:lineRule="auto"/>
        <w:rPr>
          <w:ins w:id="24" w:author="秋萍 刘" w:date="2021-01-11T15:44:00Z"/>
          <w:sz w:val="20"/>
          <w:szCs w:val="20"/>
        </w:rPr>
      </w:pPr>
    </w:p>
    <w:p w14:paraId="0F539DB6" w14:textId="77777777" w:rsidR="0061614B" w:rsidRDefault="0061614B">
      <w:pPr>
        <w:spacing w:line="240" w:lineRule="auto"/>
        <w:rPr>
          <w:ins w:id="25" w:author="秋萍 刘" w:date="2021-01-11T15:45:00Z"/>
          <w:sz w:val="28"/>
          <w:szCs w:val="28"/>
        </w:rPr>
      </w:pPr>
    </w:p>
    <w:p w14:paraId="4FCC4044" w14:textId="77777777" w:rsidR="0061614B" w:rsidRDefault="0061614B">
      <w:pPr>
        <w:spacing w:line="240" w:lineRule="auto"/>
        <w:rPr>
          <w:ins w:id="26" w:author="秋萍 刘" w:date="2021-01-11T15:45:00Z"/>
          <w:sz w:val="28"/>
          <w:szCs w:val="28"/>
        </w:rPr>
      </w:pPr>
    </w:p>
    <w:p w14:paraId="2E99C4BE" w14:textId="15D60D63" w:rsidR="0061614B" w:rsidRPr="00342A8C" w:rsidRDefault="0061614B" w:rsidP="00342A8C">
      <w:pPr>
        <w:spacing w:before="360" w:after="360" w:line="240" w:lineRule="auto"/>
        <w:rPr>
          <w:ins w:id="27" w:author="秋萍 刘" w:date="2021-01-11T15:45:00Z"/>
          <w:rFonts w:ascii="宋体" w:eastAsia="宋体" w:hAnsi="宋体" w:cs="宋体"/>
          <w:sz w:val="20"/>
          <w:szCs w:val="20"/>
        </w:rPr>
      </w:pPr>
      <w:ins w:id="28" w:author="秋萍 刘" w:date="2021-01-11T15:44:00Z">
        <w:r w:rsidRPr="00342A8C">
          <w:rPr>
            <w:rFonts w:ascii="宋体" w:eastAsia="宋体" w:hAnsi="宋体" w:cs="宋体" w:hint="eastAsia"/>
            <w:sz w:val="20"/>
            <w:szCs w:val="20"/>
            <w:rPrChange w:id="29" w:author="秋萍 刘" w:date="2021-01-11T15:45:00Z">
              <w:rPr>
                <w:rFonts w:hint="eastAsia"/>
                <w:sz w:val="20"/>
                <w:szCs w:val="20"/>
              </w:rPr>
            </w:rPrChange>
          </w:rPr>
          <w:t>5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30" w:author="秋萍 刘" w:date="2021-01-11T15:45:00Z">
              <w:rPr>
                <w:rFonts w:hint="eastAsia"/>
                <w:sz w:val="20"/>
                <w:szCs w:val="20"/>
              </w:rPr>
            </w:rPrChange>
          </w:rPr>
          <w:t>×</w:t>
        </w:r>
        <w:r w:rsidRPr="00342A8C">
          <w:rPr>
            <w:rFonts w:ascii="宋体" w:eastAsia="宋体" w:hAnsi="宋体" w:cs="宋体"/>
            <w:sz w:val="20"/>
            <w:szCs w:val="20"/>
            <w:rPrChange w:id="31" w:author="秋萍 刘" w:date="2021-01-11T15:45:00Z">
              <w:rPr>
                <w:sz w:val="20"/>
                <w:szCs w:val="20"/>
              </w:rPr>
            </w:rPrChange>
          </w:rPr>
          <w:t xml:space="preserve">5 </w:t>
        </w:r>
      </w:ins>
      <w:ins w:id="32" w:author="秋萍 刘" w:date="2021-01-11T15:45:00Z">
        <w:r w:rsidRPr="00342A8C">
          <w:rPr>
            <w:rFonts w:ascii="宋体" w:eastAsia="宋体" w:hAnsi="宋体" w:cs="宋体"/>
            <w:sz w:val="20"/>
            <w:szCs w:val="20"/>
            <w:rPrChange w:id="33" w:author="秋萍 刘" w:date="2021-01-11T15:45:00Z">
              <w:rPr>
                <w:rFonts w:ascii="Arial Unicode MS" w:eastAsia="Arial Unicode MS" w:hAnsi="Arial Unicode MS" w:cs="Arial Unicode MS"/>
                <w:sz w:val="20"/>
                <w:szCs w:val="20"/>
              </w:rPr>
            </w:rPrChange>
          </w:rPr>
          <w:t>transition matrix</w:t>
        </w:r>
        <w:r w:rsidRPr="00342A8C">
          <w:rPr>
            <w:rFonts w:ascii="宋体" w:eastAsia="宋体" w:hAnsi="宋体" w:cs="宋体" w:hint="eastAsia"/>
            <w:sz w:val="20"/>
            <w:szCs w:val="20"/>
          </w:rPr>
          <w:t>：</w:t>
        </w:r>
      </w:ins>
    </w:p>
    <w:p w14:paraId="64B46ED8" w14:textId="67D0F10C" w:rsidR="0061614B" w:rsidRDefault="004A42A9">
      <w:pPr>
        <w:spacing w:line="240" w:lineRule="auto"/>
        <w:rPr>
          <w:ins w:id="34" w:author="秋萍 刘" w:date="2021-01-11T16:07:00Z"/>
          <w:sz w:val="28"/>
          <w:szCs w:val="28"/>
        </w:rPr>
      </w:pPr>
      <w:r>
        <w:rPr>
          <w:noProof/>
        </w:rPr>
        <w:drawing>
          <wp:inline distT="0" distB="0" distL="0" distR="0" wp14:anchorId="55BC4B2D" wp14:editId="6880D669">
            <wp:extent cx="5733415" cy="1429385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D0D5" w14:textId="3E7B48D4" w:rsidR="00342A8C" w:rsidRDefault="00342A8C" w:rsidP="00342A8C">
      <w:pPr>
        <w:spacing w:line="240" w:lineRule="auto"/>
        <w:rPr>
          <w:ins w:id="35" w:author="秋萍 刘" w:date="2021-01-11T16:07:00Z"/>
          <w:rFonts w:ascii="宋体" w:eastAsia="宋体" w:hAnsi="宋体" w:cs="宋体"/>
          <w:sz w:val="20"/>
          <w:szCs w:val="20"/>
        </w:rPr>
      </w:pPr>
      <w:ins w:id="36" w:author="秋萍 刘" w:date="2021-01-11T16:07:00Z">
        <w:r w:rsidRPr="00342A8C">
          <w:rPr>
            <w:rFonts w:ascii="宋体" w:eastAsia="宋体" w:hAnsi="宋体" w:cs="宋体" w:hint="eastAsia"/>
            <w:sz w:val="20"/>
            <w:szCs w:val="20"/>
            <w:rPrChange w:id="37" w:author="秋萍 刘" w:date="2021-01-11T16:07:00Z">
              <w:rPr>
                <w:rFonts w:hint="eastAsia"/>
                <w:sz w:val="28"/>
                <w:szCs w:val="28"/>
              </w:rPr>
            </w:rPrChange>
          </w:rPr>
          <w:t>“患有心血管病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38" w:author="秋萍 刘" w:date="2021-01-11T16:07:00Z">
              <w:rPr>
                <w:rFonts w:hint="eastAsia"/>
                <w:sz w:val="28"/>
                <w:szCs w:val="28"/>
              </w:rPr>
            </w:rPrChange>
          </w:rPr>
          <w:t>_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39" w:author="秋萍 刘" w:date="2021-01-11T16:07:00Z">
              <w:rPr>
                <w:rFonts w:hint="eastAsia"/>
                <w:sz w:val="28"/>
                <w:szCs w:val="28"/>
              </w:rPr>
            </w:rPrChange>
          </w:rPr>
          <w:t>考虑急性期效用损失”的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40" w:author="秋萍 刘" w:date="2021-01-11T16:07:00Z">
              <w:rPr>
                <w:rFonts w:hint="eastAsia"/>
                <w:sz w:val="28"/>
                <w:szCs w:val="28"/>
              </w:rPr>
            </w:rPrChange>
          </w:rPr>
          <w:t>u</w:t>
        </w:r>
        <w:r w:rsidRPr="00342A8C">
          <w:rPr>
            <w:rFonts w:ascii="宋体" w:eastAsia="宋体" w:hAnsi="宋体" w:cs="宋体"/>
            <w:sz w:val="20"/>
            <w:szCs w:val="20"/>
            <w:rPrChange w:id="41" w:author="秋萍 刘" w:date="2021-01-11T16:07:00Z">
              <w:rPr>
                <w:sz w:val="28"/>
                <w:szCs w:val="28"/>
              </w:rPr>
            </w:rPrChange>
          </w:rPr>
          <w:t>tility</w:t>
        </w:r>
        <w:r w:rsidRPr="00342A8C">
          <w:rPr>
            <w:rFonts w:ascii="宋体" w:eastAsia="宋体" w:hAnsi="宋体" w:cs="宋体" w:hint="eastAsia"/>
            <w:sz w:val="20"/>
            <w:szCs w:val="20"/>
            <w:rPrChange w:id="42" w:author="秋萍 刘" w:date="2021-01-11T16:07:00Z">
              <w:rPr>
                <w:rFonts w:hint="eastAsia"/>
                <w:sz w:val="28"/>
                <w:szCs w:val="28"/>
              </w:rPr>
            </w:rPrChange>
          </w:rPr>
          <w:t>的取值等于</w:t>
        </w:r>
        <w:r>
          <w:rPr>
            <w:rFonts w:ascii="宋体" w:eastAsia="宋体" w:hAnsi="宋体" w:cs="宋体" w:hint="eastAsia"/>
            <w:sz w:val="20"/>
            <w:szCs w:val="20"/>
          </w:rPr>
          <w:t>：o</w:t>
        </w:r>
        <w:r>
          <w:rPr>
            <w:rFonts w:ascii="宋体" w:eastAsia="宋体" w:hAnsi="宋体" w:cs="宋体"/>
            <w:sz w:val="20"/>
            <w:szCs w:val="20"/>
          </w:rPr>
          <w:t>ut_cvd</w:t>
        </w:r>
        <w:r>
          <w:rPr>
            <w:rFonts w:ascii="宋体" w:eastAsia="宋体" w:hAnsi="宋体" w:cs="宋体" w:hint="eastAsia"/>
            <w:sz w:val="20"/>
            <w:szCs w:val="20"/>
          </w:rPr>
          <w:t>减去o</w:t>
        </w:r>
        <w:r>
          <w:rPr>
            <w:rFonts w:ascii="宋体" w:eastAsia="宋体" w:hAnsi="宋体" w:cs="宋体"/>
            <w:sz w:val="20"/>
            <w:szCs w:val="20"/>
          </w:rPr>
          <w:t>ut_trans_to_cvd</w:t>
        </w:r>
      </w:ins>
    </w:p>
    <w:p w14:paraId="1AA5D159" w14:textId="2EDF1839" w:rsidR="00342A8C" w:rsidRPr="00342A8C" w:rsidRDefault="00342A8C" w:rsidP="00342A8C">
      <w:pPr>
        <w:spacing w:line="240" w:lineRule="auto"/>
        <w:rPr>
          <w:ins w:id="43" w:author="秋萍 刘" w:date="2021-01-11T16:07:00Z"/>
          <w:rFonts w:ascii="宋体" w:eastAsia="宋体" w:hAnsi="宋体" w:cs="宋体" w:hint="eastAsia"/>
          <w:sz w:val="20"/>
          <w:szCs w:val="20"/>
          <w:rPrChange w:id="44" w:author="秋萍 刘" w:date="2021-01-11T16:07:00Z">
            <w:rPr>
              <w:ins w:id="45" w:author="秋萍 刘" w:date="2021-01-11T16:07:00Z"/>
              <w:rFonts w:hint="eastAsia"/>
              <w:sz w:val="20"/>
              <w:szCs w:val="20"/>
            </w:rPr>
          </w:rPrChange>
        </w:rPr>
      </w:pPr>
      <w:ins w:id="46" w:author="秋萍 刘" w:date="2021-01-11T16:08:00Z">
        <w:r>
          <w:rPr>
            <w:rFonts w:ascii="宋体" w:eastAsia="宋体" w:hAnsi="宋体" w:cs="宋体" w:hint="eastAsia"/>
            <w:sz w:val="20"/>
            <w:szCs w:val="20"/>
          </w:rPr>
          <w:t>“患有心血管病_不考虑急性期效用”的u</w:t>
        </w:r>
        <w:r>
          <w:rPr>
            <w:rFonts w:ascii="宋体" w:eastAsia="宋体" w:hAnsi="宋体" w:cs="宋体"/>
            <w:sz w:val="20"/>
            <w:szCs w:val="20"/>
          </w:rPr>
          <w:t>tility</w:t>
        </w:r>
        <w:r>
          <w:rPr>
            <w:rFonts w:ascii="宋体" w:eastAsia="宋体" w:hAnsi="宋体" w:cs="宋体" w:hint="eastAsia"/>
            <w:sz w:val="20"/>
            <w:szCs w:val="20"/>
          </w:rPr>
          <w:t>等于</w:t>
        </w:r>
        <w:r>
          <w:rPr>
            <w:rFonts w:ascii="宋体" w:eastAsia="宋体" w:hAnsi="宋体" w:cs="宋体" w:hint="eastAsia"/>
            <w:sz w:val="20"/>
            <w:szCs w:val="20"/>
          </w:rPr>
          <w:t>o</w:t>
        </w:r>
        <w:r>
          <w:rPr>
            <w:rFonts w:ascii="宋体" w:eastAsia="宋体" w:hAnsi="宋体" w:cs="宋体"/>
            <w:sz w:val="20"/>
            <w:szCs w:val="20"/>
          </w:rPr>
          <w:t>ut_cvd</w:t>
        </w:r>
      </w:ins>
    </w:p>
    <w:p w14:paraId="68A599B6" w14:textId="77777777" w:rsidR="00342A8C" w:rsidRDefault="00342A8C">
      <w:pPr>
        <w:spacing w:line="240" w:lineRule="auto"/>
        <w:rPr>
          <w:rFonts w:hint="eastAsia"/>
          <w:sz w:val="28"/>
          <w:szCs w:val="28"/>
        </w:rPr>
      </w:pPr>
    </w:p>
    <w:sectPr w:rsidR="00342A8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秋萍 刘" w:date="2021-01-11T13:49:00Z" w:initials="秋萍">
    <w:p w14:paraId="1C6FDB35" w14:textId="23A13315" w:rsidR="00BB6ACC" w:rsidRDefault="00BB6ACC">
      <w:pPr>
        <w:pStyle w:val="a6"/>
        <w:rPr>
          <w:rFonts w:hint="eastAsia"/>
        </w:rPr>
      </w:pPr>
      <w:r>
        <w:rPr>
          <w:rStyle w:val="a5"/>
        </w:rPr>
        <w:annotationRef/>
      </w:r>
      <w:r w:rsidR="00E52AF6">
        <w:rPr>
          <w:rFonts w:hint="eastAsia"/>
        </w:rPr>
        <w:t>可能没有</w:t>
      </w:r>
      <w:r w:rsidR="00E52AF6">
        <w:rPr>
          <w:rFonts w:hint="eastAsia"/>
        </w:rPr>
        <w:t>7</w:t>
      </w:r>
      <w:r w:rsidR="00E52AF6">
        <w:t>5</w:t>
      </w:r>
      <w:r w:rsidR="00E52AF6">
        <w:rPr>
          <w:rFonts w:hint="eastAsia"/>
        </w:rPr>
        <w:t>-</w:t>
      </w:r>
      <w:r w:rsidR="00E52AF6">
        <w:t>80</w:t>
      </w:r>
      <w:r w:rsidR="00E52AF6">
        <w:rPr>
          <w:rFonts w:hint="eastAsia"/>
        </w:rPr>
        <w:t>岁的数据，亚琴师姐的</w:t>
      </w:r>
      <w:r w:rsidR="00E52AF6">
        <w:rPr>
          <w:rFonts w:hint="eastAsia"/>
        </w:rPr>
        <w:t>T</w:t>
      </w:r>
      <w:r w:rsidR="00E52AF6">
        <w:t>reeage</w:t>
      </w:r>
      <w:r w:rsidR="00E52AF6">
        <w:rPr>
          <w:rFonts w:hint="eastAsia"/>
        </w:rPr>
        <w:t>文件里只有</w:t>
      </w:r>
      <w:r w:rsidR="00E52AF6">
        <w:t>75</w:t>
      </w:r>
      <w:r w:rsidR="00E52AF6">
        <w:rPr>
          <w:rFonts w:hint="eastAsia"/>
        </w:rPr>
        <w:t>岁之前的，对于</w:t>
      </w:r>
      <w:r w:rsidR="00E52AF6">
        <w:rPr>
          <w:rFonts w:hint="eastAsia"/>
        </w:rPr>
        <w:t>7</w:t>
      </w:r>
      <w:r w:rsidR="00E52AF6">
        <w:t>0</w:t>
      </w:r>
      <w:r w:rsidR="00E52AF6">
        <w:rPr>
          <w:rFonts w:hint="eastAsia"/>
        </w:rPr>
        <w:t>-</w:t>
      </w:r>
      <w:r w:rsidR="00E52AF6">
        <w:t>75</w:t>
      </w:r>
      <w:r w:rsidR="00E52AF6">
        <w:rPr>
          <w:rFonts w:hint="eastAsia"/>
        </w:rPr>
        <w:t>这组就先用同一个矩阵吧，这样应该也行。因为我们重复师姐的结果只是为后面再鄞州人群里作铺垫，之后我们会纳入</w:t>
      </w:r>
      <w:r w:rsidR="00E52AF6">
        <w:rPr>
          <w:rFonts w:hint="eastAsia"/>
        </w:rPr>
        <w:t>7</w:t>
      </w:r>
      <w:r w:rsidR="00E52AF6">
        <w:t>5</w:t>
      </w:r>
      <w:r w:rsidR="00E52AF6">
        <w:rPr>
          <w:rFonts w:hint="eastAsia"/>
        </w:rPr>
        <w:t>-</w:t>
      </w:r>
      <w:r w:rsidR="00E52AF6">
        <w:t>80</w:t>
      </w:r>
      <w:r w:rsidR="00E52AF6">
        <w:rPr>
          <w:rFonts w:hint="eastAsia"/>
        </w:rPr>
        <w:t>这组，所以就不存在这个问题了。</w:t>
      </w:r>
    </w:p>
  </w:comment>
  <w:comment w:id="1" w:author="秋萍 刘" w:date="2021-01-11T14:40:00Z" w:initials="秋萍">
    <w:p w14:paraId="45F2D4AC" w14:textId="77777777" w:rsidR="00170C3E" w:rsidRDefault="00170C3E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对于一个个体而言，流行病学意义确实不大。但其实可以把这组数看成一个平均值，也就是，年龄在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-</w:t>
      </w:r>
      <w:r>
        <w:t>45</w:t>
      </w:r>
      <w:r>
        <w:rPr>
          <w:rFonts w:hint="eastAsia"/>
        </w:rPr>
        <w:t>岁的男性这个群体的平均的</w:t>
      </w:r>
      <w:r>
        <w:rPr>
          <w:rFonts w:hint="eastAsia"/>
        </w:rPr>
        <w:t>Q</w:t>
      </w:r>
      <w:r>
        <w:t>ALYs</w:t>
      </w:r>
      <w:r>
        <w:rPr>
          <w:rFonts w:hint="eastAsia"/>
        </w:rPr>
        <w:t>，这样我们之后用这组人的人数乘以这个数就得到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-</w:t>
      </w:r>
      <w:r>
        <w:t>45</w:t>
      </w:r>
      <w:r>
        <w:rPr>
          <w:rFonts w:hint="eastAsia"/>
        </w:rPr>
        <w:t>岁男性这个人群的总的</w:t>
      </w:r>
      <w:r>
        <w:rPr>
          <w:rFonts w:hint="eastAsia"/>
        </w:rPr>
        <w:t>Q</w:t>
      </w:r>
      <w:r>
        <w:t>ALYs</w:t>
      </w:r>
      <w:r>
        <w:rPr>
          <w:rFonts w:hint="eastAsia"/>
        </w:rPr>
        <w:t>了。以此类推，每个年龄段的不同性别的人群我们都可以这么算，当我们把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-</w:t>
      </w:r>
      <w:r>
        <w:t>74</w:t>
      </w:r>
      <w:r>
        <w:rPr>
          <w:rFonts w:hint="eastAsia"/>
        </w:rPr>
        <w:t>岁所有年龄段的男女性的</w:t>
      </w:r>
      <w:r>
        <w:t>QALYs</w:t>
      </w:r>
      <w:r>
        <w:rPr>
          <w:rFonts w:hint="eastAsia"/>
        </w:rPr>
        <w:t>都加起来就等于总人群的</w:t>
      </w:r>
      <w:r>
        <w:rPr>
          <w:rFonts w:hint="eastAsia"/>
        </w:rPr>
        <w:t>Q</w:t>
      </w:r>
      <w:r>
        <w:t>ALYs</w:t>
      </w:r>
      <w:r>
        <w:rPr>
          <w:rFonts w:hint="eastAsia"/>
        </w:rPr>
        <w:t>，在人群水平上的数就具有流行病学意义了。</w:t>
      </w:r>
    </w:p>
    <w:p w14:paraId="4BDEE09E" w14:textId="0ABD3397" w:rsidR="00170C3E" w:rsidRDefault="00170C3E">
      <w:pPr>
        <w:pStyle w:val="a6"/>
        <w:rPr>
          <w:rFonts w:hint="eastAsia"/>
        </w:rPr>
      </w:pPr>
      <w:r>
        <w:rPr>
          <w:rFonts w:hint="eastAsia"/>
        </w:rPr>
        <w:t>其实，在</w:t>
      </w:r>
      <w:r>
        <w:rPr>
          <w:rFonts w:hint="eastAsia"/>
        </w:rPr>
        <w:t xml:space="preserve"> </w:t>
      </w:r>
      <w:r>
        <w:t xml:space="preserve">Markov cohort </w:t>
      </w:r>
      <w:r>
        <w:rPr>
          <w:rFonts w:hint="eastAsia"/>
        </w:rPr>
        <w:t>里，有些文献里会假设这个</w:t>
      </w:r>
      <w:r>
        <w:rPr>
          <w:rFonts w:hint="eastAsia"/>
        </w:rPr>
        <w:t xml:space="preserve"> </w:t>
      </w:r>
      <w:r>
        <w:t>cohort</w:t>
      </w:r>
      <w:r>
        <w:rPr>
          <w:rFonts w:hint="eastAsia"/>
        </w:rPr>
        <w:t>的人数为</w:t>
      </w:r>
      <w:r>
        <w:rPr>
          <w:rFonts w:hint="eastAsia"/>
        </w:rPr>
        <w:t xml:space="preserve"> </w:t>
      </w:r>
      <w:r>
        <w:t xml:space="preserve">1, </w:t>
      </w:r>
      <w:r>
        <w:rPr>
          <w:rFonts w:hint="eastAsia"/>
        </w:rPr>
        <w:t>最后各个状态（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）里的人数就相当于该状态的人数占总人数的比例。</w:t>
      </w:r>
    </w:p>
  </w:comment>
  <w:comment w:id="2" w:author="秋萍 刘" w:date="2021-01-11T14:47:00Z" w:initials="秋萍">
    <w:p w14:paraId="29DD9124" w14:textId="7FCB82BD" w:rsidR="000A3DD7" w:rsidRDefault="000A3DD7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和第</w:t>
      </w:r>
      <w:r>
        <w:rPr>
          <w:rFonts w:hint="eastAsia"/>
        </w:rPr>
        <w:t>4</w:t>
      </w:r>
      <w:r>
        <w:rPr>
          <w:rFonts w:hint="eastAsia"/>
        </w:rPr>
        <w:t>个疑惑的解释是一样的，可以把这些不同年龄、性别的人看成一类人，也就是具有相似特征的一群人。</w:t>
      </w:r>
    </w:p>
  </w:comment>
  <w:comment w:id="3" w:author="秋萍 刘" w:date="2021-01-11T14:49:00Z" w:initials="秋萍">
    <w:p w14:paraId="3D637915" w14:textId="6DF647FB" w:rsidR="000A3DD7" w:rsidRDefault="000A3DD7">
      <w:pPr>
        <w:pStyle w:val="a6"/>
        <w:rPr>
          <w:rFonts w:hint="eastAsia"/>
        </w:rPr>
      </w:pPr>
      <w:r>
        <w:rPr>
          <w:rStyle w:val="a5"/>
        </w:rPr>
        <w:annotationRef/>
      </w:r>
      <w:r w:rsidR="00896054">
        <w:rPr>
          <w:rFonts w:hint="eastAsia"/>
        </w:rPr>
        <w:t>对于发病后死亡的个体可以不考虑短暂的效应损失，可以认为效用值直接变为</w:t>
      </w:r>
      <w:r w:rsidR="00896054">
        <w:rPr>
          <w:rFonts w:hint="eastAsia"/>
        </w:rPr>
        <w:t>0</w:t>
      </w:r>
      <w:r w:rsidR="00896054">
        <w:rPr>
          <w:rFonts w:hint="eastAsia"/>
        </w:rPr>
        <w:t>。但是对于经历了急性期但存活的个体是要考虑的，以一个</w:t>
      </w:r>
      <w:r w:rsidR="00896054">
        <w:rPr>
          <w:rFonts w:hint="eastAsia"/>
        </w:rPr>
        <w:t>c</w:t>
      </w:r>
      <w:r w:rsidR="00896054">
        <w:t>ycle</w:t>
      </w:r>
      <w:r w:rsidR="00896054">
        <w:rPr>
          <w:rFonts w:hint="eastAsia"/>
        </w:rPr>
        <w:t>为例，对于一个新发</w:t>
      </w:r>
      <w:r w:rsidR="00800202">
        <w:rPr>
          <w:rFonts w:hint="eastAsia"/>
        </w:rPr>
        <w:t>或复发</w:t>
      </w:r>
      <w:r w:rsidR="00896054">
        <w:rPr>
          <w:rFonts w:hint="eastAsia"/>
        </w:rPr>
        <w:t>心血管</w:t>
      </w:r>
      <w:r w:rsidR="00800202">
        <w:rPr>
          <w:rFonts w:hint="eastAsia"/>
        </w:rPr>
        <w:t>疾病的个体</w:t>
      </w:r>
      <w:r w:rsidR="00896054">
        <w:rPr>
          <w:rFonts w:hint="eastAsia"/>
        </w:rPr>
        <w:t>，他发病后是有大约</w:t>
      </w:r>
      <w:r w:rsidR="00896054">
        <w:rPr>
          <w:rFonts w:hint="eastAsia"/>
        </w:rPr>
        <w:t>1</w:t>
      </w:r>
      <w:r w:rsidR="00896054">
        <w:rPr>
          <w:rFonts w:hint="eastAsia"/>
        </w:rPr>
        <w:t>个月的时间是处在急性期，此时他的生活质量</w:t>
      </w:r>
      <w:r w:rsidR="0056004E">
        <w:rPr>
          <w:rFonts w:hint="eastAsia"/>
        </w:rPr>
        <w:t>相比</w:t>
      </w:r>
      <w:r w:rsidR="00800202">
        <w:rPr>
          <w:rFonts w:hint="eastAsia"/>
        </w:rPr>
        <w:t>一般情况下</w:t>
      </w:r>
      <w:r w:rsidR="0056004E">
        <w:rPr>
          <w:rFonts w:hint="eastAsia"/>
        </w:rPr>
        <w:t>应该是较低的</w:t>
      </w:r>
      <w:r w:rsidR="00800202">
        <w:rPr>
          <w:rFonts w:hint="eastAsia"/>
        </w:rPr>
        <w:t>，</w:t>
      </w:r>
      <w:r w:rsidR="0056004E">
        <w:rPr>
          <w:rFonts w:hint="eastAsia"/>
        </w:rPr>
        <w:t>为了体现急性期的这一短暂的效用损失，需要把这个参数考虑进来</w:t>
      </w:r>
      <w:r w:rsidR="00896054">
        <w:rPr>
          <w:rFonts w:hint="eastAsia"/>
        </w:rPr>
        <w:t>。</w:t>
      </w:r>
      <w:r w:rsidR="00800202">
        <w:rPr>
          <w:rFonts w:hint="eastAsia"/>
        </w:rPr>
        <w:t>这个参数需要在两种情况下使用：</w:t>
      </w:r>
      <w:r w:rsidR="00800202">
        <w:t>1.</w:t>
      </w:r>
      <w:r w:rsidR="00800202">
        <w:rPr>
          <w:rFonts w:hint="eastAsia"/>
        </w:rPr>
        <w:t>首次发生心血管疾病并存活（从未患心血管病到患有心血管病）；</w:t>
      </w:r>
      <w:r w:rsidR="00800202">
        <w:rPr>
          <w:rFonts w:hint="eastAsia"/>
        </w:rPr>
        <w:t>2</w:t>
      </w:r>
      <w:r w:rsidR="00800202">
        <w:t>.</w:t>
      </w:r>
      <w:r w:rsidR="00800202">
        <w:rPr>
          <w:rFonts w:hint="eastAsia"/>
        </w:rPr>
        <w:t>心血管疾病复发（从患有心血管病到复发心血管病再到患有心血管病）但不死于急性期。对于这两种情况，有一个共同点，即状态转换的另一端对应的状态均为“患有心血管病”，我觉得可以额外增加一个新状态来对这两种情况进行标记，详见下文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C6FDB35" w15:done="0"/>
  <w15:commentEx w15:paraId="4BDEE09E" w15:done="0"/>
  <w15:commentEx w15:paraId="29DD9124" w15:done="0"/>
  <w15:commentEx w15:paraId="3D63791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A6D5D4" w16cex:dateUtc="2021-01-11T05:49:00Z"/>
  <w16cex:commentExtensible w16cex:durableId="23A6E1E0" w16cex:dateUtc="2021-01-11T06:40:00Z"/>
  <w16cex:commentExtensible w16cex:durableId="23A6E395" w16cex:dateUtc="2021-01-11T06:47:00Z"/>
  <w16cex:commentExtensible w16cex:durableId="23A6E3E2" w16cex:dateUtc="2021-01-11T06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C6FDB35" w16cid:durableId="23A6D5D4"/>
  <w16cid:commentId w16cid:paraId="4BDEE09E" w16cid:durableId="23A6E1E0"/>
  <w16cid:commentId w16cid:paraId="29DD9124" w16cid:durableId="23A6E395"/>
  <w16cid:commentId w16cid:paraId="3D637915" w16cid:durableId="23A6E3E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秋萍 刘">
    <w15:presenceInfo w15:providerId="Windows Live" w15:userId="c7f0024f78ca2ba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ACA"/>
    <w:rsid w:val="000A3DD7"/>
    <w:rsid w:val="000D4D4D"/>
    <w:rsid w:val="00170C3E"/>
    <w:rsid w:val="00302511"/>
    <w:rsid w:val="00342A8C"/>
    <w:rsid w:val="004A42A9"/>
    <w:rsid w:val="0056004E"/>
    <w:rsid w:val="0061614B"/>
    <w:rsid w:val="0070557C"/>
    <w:rsid w:val="00800202"/>
    <w:rsid w:val="00896054"/>
    <w:rsid w:val="008F5D4C"/>
    <w:rsid w:val="00913675"/>
    <w:rsid w:val="009638F1"/>
    <w:rsid w:val="00BB6ACC"/>
    <w:rsid w:val="00D91ACA"/>
    <w:rsid w:val="00E52AF6"/>
    <w:rsid w:val="00EB7B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57695A"/>
  <w15:docId w15:val="{89AAC06C-51BD-4D3E-A4BE-2CB2BAE91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Theme="minorEastAsia" w:hAnsi="Arial" w:cs="Arial"/>
        <w:sz w:val="22"/>
        <w:szCs w:val="22"/>
        <w:lang w:val="en-GB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annotation reference"/>
    <w:basedOn w:val="a0"/>
    <w:uiPriority w:val="99"/>
    <w:semiHidden/>
    <w:unhideWhenUsed/>
    <w:rsid w:val="00302511"/>
    <w:rPr>
      <w:sz w:val="21"/>
      <w:szCs w:val="21"/>
    </w:rPr>
  </w:style>
  <w:style w:type="paragraph" w:styleId="a6">
    <w:name w:val="annotation text"/>
    <w:basedOn w:val="a"/>
    <w:link w:val="a7"/>
    <w:uiPriority w:val="99"/>
    <w:semiHidden/>
    <w:unhideWhenUsed/>
    <w:rsid w:val="00302511"/>
  </w:style>
  <w:style w:type="character" w:customStyle="1" w:styleId="a7">
    <w:name w:val="批注文字 字符"/>
    <w:basedOn w:val="a0"/>
    <w:link w:val="a6"/>
    <w:uiPriority w:val="99"/>
    <w:semiHidden/>
    <w:rsid w:val="00302511"/>
  </w:style>
  <w:style w:type="paragraph" w:styleId="a8">
    <w:name w:val="annotation subject"/>
    <w:basedOn w:val="a6"/>
    <w:next w:val="a6"/>
    <w:link w:val="a9"/>
    <w:uiPriority w:val="99"/>
    <w:semiHidden/>
    <w:unhideWhenUsed/>
    <w:rsid w:val="00302511"/>
    <w:rPr>
      <w:b/>
      <w:bCs/>
    </w:rPr>
  </w:style>
  <w:style w:type="character" w:customStyle="1" w:styleId="a9">
    <w:name w:val="批注主题 字符"/>
    <w:basedOn w:val="a7"/>
    <w:link w:val="a8"/>
    <w:uiPriority w:val="99"/>
    <w:semiHidden/>
    <w:rsid w:val="00302511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302511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0251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18/08/relationships/commentsExtensible" Target="commentsExtensible.xml"/><Relationship Id="rId12" Type="http://schemas.microsoft.com/office/2011/relationships/people" Target="peop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16/09/relationships/commentsIds" Target="commentsIds.xml"/><Relationship Id="rId11" Type="http://schemas.openxmlformats.org/officeDocument/2006/relationships/fontTable" Target="fontTable.xml"/><Relationship Id="rId5" Type="http://schemas.microsoft.com/office/2011/relationships/commentsExtended" Target="commentsExtended.xml"/><Relationship Id="rId10" Type="http://schemas.openxmlformats.org/officeDocument/2006/relationships/image" Target="media/image3.png"/><Relationship Id="rId4" Type="http://schemas.openxmlformats.org/officeDocument/2006/relationships/comments" Target="comment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2</Pages>
  <Words>168</Words>
  <Characters>959</Characters>
  <Application>Microsoft Office Word</Application>
  <DocSecurity>0</DocSecurity>
  <Lines>7</Lines>
  <Paragraphs>2</Paragraphs>
  <ScaleCrop>false</ScaleCrop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秋萍 刘</cp:lastModifiedBy>
  <cp:revision>19</cp:revision>
  <dcterms:created xsi:type="dcterms:W3CDTF">2021-01-11T04:50:00Z</dcterms:created>
  <dcterms:modified xsi:type="dcterms:W3CDTF">2021-01-11T08:12:00Z</dcterms:modified>
</cp:coreProperties>
</file>